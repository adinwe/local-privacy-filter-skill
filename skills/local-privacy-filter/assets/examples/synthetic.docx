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document fixture</w:t>
      </w:r>
    </w:p>
    <w:p>
      <w:r>
        <w:t>Synthetic contact: Jane Example; jane.example@example.com; phone 0412 345678.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Jane Example</w:t>
            </w:r>
          </w:p>
        </w:tc>
        <w:tc>
          <w:tcPr>
            <w:tcW w:type="dxa" w:w="2880"/>
          </w:tcPr>
          <w:p>
            <w:r>
              <w:t>jane.example@example.com</w:t>
            </w:r>
          </w:p>
        </w:tc>
        <w:tc>
          <w:tcPr>
            <w:tcW w:type="dxa" w:w="2880"/>
          </w:tcPr>
          <w:p>
            <w:r>
              <w:t>0412 345678</w:t>
            </w:r>
          </w:p>
        </w:tc>
      </w:tr>
    </w:tbl>
    <w:p>
      <w:commentRangeStart w:id="0"/>
      <w:r>
        <w:t>Synthetic comment anchor.</w:t>
      </w:r>
      <w:commentRangeEnd w:id="0"/>
      <w:r>
        <w:rPr>
          <w:rStyle w:val="CommentReference"/>
        </w:rPr>
        <w:commentReference w:id="0"/>
      </w:r>
    </w:p>
    <w:p>
      <w:r>
        <w:t xml:space="preserve">Synthetic tracked deletion follows. </w:t>
      </w:r>
      <w:del w:author="Jane Example" w:id="1">
        <w:r>
          <w:delText>Synthetic contact: Jane Example; jane.example@example.com; phone 0412 345678.</w:delText>
        </w:r>
      </w:del>
    </w:p>
    <w:p>
      <w:hyperlink r:id="rId12">
        <w:r>
          <w:t>Synthetic email link</w:t>
        </w:r>
      </w:hyperlink>
    </w:p>
    <w:p>
      <w:r>
        <w:t>TAIL SYNTHETIC REPEAT: Jane Example; jane.example@example.com; 0412 345678.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Jane Example" w:initials="JE" w:date="2026-10-08T01:11:11Z">
    <w:p>
      <w:pPr>
        <w:pStyle w:val="CommentText"/>
      </w:pPr>
      <w:r>
        <w:rPr>
          <w:rStyle w:val="CommentReference"/>
        </w:rPr>
        <w:annotationRef/>
      </w:r>
      <w:r>
        <w:t>Synthetic contact: Jane Example; jane.example@example.com; phone 0412 345678.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TAIL SYNTHETIC REPEAT: Jane Example; jane.example@example.com; 0412 345678.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Synthetic contact: Jane Example; jane.example@example.com; phone 0412 345678.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Relationship Id="rId12" Type="http://schemas.openxmlformats.org/officeDocument/2006/relationships/hyperlink" Target="mailto:jane.example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Example</dc:creator>
  <cp:keywords/>
  <dc:description>Synthetic contact: Jane Example; jane.example@example.com; phone 0412 345678.</dc:description>
  <cp:lastModifiedBy>jane.example@example.com</cp:lastModifiedBy>
  <cp:revision>1</cp:revision>
  <dcterms:created xsi:type="dcterms:W3CDTF">2013-12-23T23:15:00Z</dcterms:created>
  <dcterms:modified xsi:type="dcterms:W3CDTF">2013-12-23T23:15:00Z</dcterms:modified>
  <cp:category/>
</cp:coreProperties>
</file>